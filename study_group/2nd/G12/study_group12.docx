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  <w:sz w:val="28"/>
          <w:szCs w:val="28"/>
        </w:rPr>
      </w:pPr>
      <w:bookmarkStart w:colFirst="0" w:colLast="0" w:name="_ss4h9y6mp0gr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社群媒體分析</w:t>
      </w:r>
    </w:p>
    <w:p w:rsidR="00000000" w:rsidDel="00000000" w:rsidP="00000000" w:rsidRDefault="00000000" w:rsidRPr="00000000" w14:paraId="00000002">
      <w:pPr>
        <w:pStyle w:val="Heading1"/>
        <w:jc w:val="center"/>
        <w:rPr>
          <w:b w:val="1"/>
          <w:sz w:val="28"/>
          <w:szCs w:val="28"/>
        </w:rPr>
      </w:pPr>
      <w:bookmarkStart w:colFirst="0" w:colLast="0" w:name="_e367fhayv90d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第二次讀書會報告_第十二組</w:t>
      </w:r>
    </w:p>
    <w:p w:rsidR="00000000" w:rsidDel="00000000" w:rsidP="00000000" w:rsidRDefault="00000000" w:rsidRPr="00000000" w14:paraId="00000003">
      <w:pPr>
        <w:pStyle w:val="Heading2"/>
        <w:rPr>
          <w:b w:val="1"/>
          <w:sz w:val="28"/>
          <w:szCs w:val="28"/>
        </w:rPr>
      </w:pPr>
      <w:bookmarkStart w:colFirst="0" w:colLast="0" w:name="_a0bawqams8qh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一、分析主題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探討東森新聞記者撰寫鄰近東亞國家(中國、韓國、日本、香港、新加坡、馬來西亞)相關新聞之情緒分析及新聞類別預測。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b w:val="1"/>
          <w:sz w:val="28"/>
          <w:szCs w:val="28"/>
        </w:rPr>
      </w:pPr>
      <w:bookmarkStart w:colFirst="0" w:colLast="0" w:name="_4hoh4sw63vui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二、組員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N114320002_李湘怡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N114320008_陳家卉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N114320009_林育伈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N114320017_黃敏喩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N114320020_曾子瑋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N114320027_吳政翰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N114320030_吳郁文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N114320031_洪宜綾</w:t>
      </w:r>
    </w:p>
    <w:p w:rsidR="00000000" w:rsidDel="00000000" w:rsidP="00000000" w:rsidRDefault="00000000" w:rsidRPr="00000000" w14:paraId="0000000E">
      <w:pPr>
        <w:pStyle w:val="Heading2"/>
        <w:rPr>
          <w:b w:val="1"/>
          <w:sz w:val="28"/>
          <w:szCs w:val="28"/>
        </w:rPr>
      </w:pPr>
      <w:bookmarkStart w:colFirst="0" w:colLast="0" w:name="_srx9qolgfqdt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三、分析工具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中山大學工作流程平台：Tarflow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工作流程名稱：第二次讀書會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情緒分析字典：LIWC、進階字典法、Lexicon Based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視覺化圖表：字詞網路圖、單中心網路圖</w:t>
      </w:r>
    </w:p>
    <w:p w:rsidR="00000000" w:rsidDel="00000000" w:rsidP="00000000" w:rsidRDefault="00000000" w:rsidRPr="00000000" w14:paraId="00000013">
      <w:pPr>
        <w:keepNext w:val="0"/>
        <w:keepLines w:val="0"/>
        <w:numPr>
          <w:ilvl w:val="0"/>
          <w:numId w:val="1"/>
        </w:numPr>
        <w:shd w:fill="ffffff" w:val="clear"/>
        <w:spacing w:after="480" w:before="0" w:beforeAutospacing="0" w:line="406.9565217391305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分類器：Decision tree、Logistic regression、SVC、KNN</w:t>
      </w:r>
    </w:p>
    <w:p w:rsidR="00000000" w:rsidDel="00000000" w:rsidP="00000000" w:rsidRDefault="00000000" w:rsidRPr="00000000" w14:paraId="00000014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b w:val="1"/>
          <w:sz w:val="28"/>
          <w:szCs w:val="28"/>
        </w:rPr>
      </w:pPr>
      <w:bookmarkStart w:colFirst="0" w:colLast="0" w:name="_kbsq49h9ibkx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四、動機目的</w:t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小組從東森新聞撰寫中收集與中港日韓新馬地區相關的政治、社會、國際和旅遊方面的新聞文章。目標為進行情緒分析和新聞類別預測，想要獲取台灣鄰近且往來密切的國家新聞動態和情緒資訊。</w:t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利用資料庫爬蟲將從東森新聞撰寫中檢索新聞文章，了解文章中表達的情緒趨勢(正面、負面或中立)。同時使用機器學習分類器技術，便於預測新聞文章類別歸屬。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最終目的為幫助理解中港日韓新馬地區的新聞動態和情緒趨勢，從而獲得有價值的信息和洞察，關切台灣鄰近國家的政治、社會、旅遊等國際動態對我們的影響。</w:t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b w:val="1"/>
          <w:sz w:val="28"/>
          <w:szCs w:val="28"/>
        </w:rPr>
      </w:pPr>
      <w:bookmarkStart w:colFirst="0" w:colLast="0" w:name="_w5qktklfaboz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五、資料來源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資料來源：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東森新聞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資料庫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之政治、社會、旅遊、國際看板。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關鍵字：中國、韓國、日本、香港、新加坡、馬來西亞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搜尋日期：2023/04/06~2024/04/06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資料筆數：4387筆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034088" cy="32099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81399" cy="2228179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399" cy="2228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b w:val="1"/>
          <w:sz w:val="28"/>
          <w:szCs w:val="28"/>
        </w:rPr>
      </w:pPr>
      <w:bookmarkStart w:colFirst="0" w:colLast="0" w:name="_xy3upkmzpmw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b w:val="1"/>
          <w:sz w:val="28"/>
          <w:szCs w:val="28"/>
        </w:rPr>
      </w:pPr>
      <w:bookmarkStart w:colFirst="0" w:colLast="0" w:name="_wc6n778phkt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>
          <w:b w:val="1"/>
          <w:sz w:val="28"/>
          <w:szCs w:val="28"/>
        </w:rPr>
      </w:pPr>
      <w:bookmarkStart w:colFirst="0" w:colLast="0" w:name="_m1y29tqrbkyp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六、系統流程圖</w:t>
      </w:r>
    </w:p>
    <w:p w:rsidR="00000000" w:rsidDel="00000000" w:rsidP="00000000" w:rsidRDefault="00000000" w:rsidRPr="00000000" w14:paraId="00000029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6-1.資料前處理：以東森新聞爬蟲資料庫，進行資料觀察和前處理(斷詞、停用詞)。</w:t>
      </w:r>
    </w:p>
    <w:p w:rsidR="00000000" w:rsidDel="00000000" w:rsidP="00000000" w:rsidRDefault="00000000" w:rsidRPr="00000000" w14:paraId="0000002A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6-2.情緒分析：以LIWC、進階字典法、Lexicon Based三種方式分析新聞內容情緒，再合併RAW DATA進行欄位篩選與分群，產生出分析結果。</w:t>
      </w:r>
    </w:p>
    <w:p w:rsidR="00000000" w:rsidDel="00000000" w:rsidP="00000000" w:rsidRDefault="00000000" w:rsidRPr="00000000" w14:paraId="0000002B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6-3.將資料轉為DTM進行相關性計算，以產生視覺化圖表(字詞網路圖、單中心網路圖)。</w:t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6-4.將資料進Tf-idf詞頻計算後做資料訓練與測試，最後使用機器學習(Decision tree、Logistic regression、SVC、KNN)建立分類器預測模型。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b w:val="1"/>
          <w:sz w:val="28"/>
          <w:szCs w:val="28"/>
        </w:rPr>
      </w:pPr>
      <w:bookmarkStart w:colFirst="0" w:colLast="0" w:name="_4xlxbxunt0to" w:id="10"/>
      <w:bookmarkEnd w:id="1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-395287</wp:posOffset>
            </wp:positionH>
            <wp:positionV relativeFrom="paragraph">
              <wp:posOffset>247650</wp:posOffset>
            </wp:positionV>
            <wp:extent cx="6510338" cy="4953000"/>
            <wp:effectExtent b="0" l="0" r="0" t="0"/>
            <wp:wrapTopAndBottom distB="57150" distT="57150"/>
            <wp:docPr id="39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8"/>
                    <a:srcRect b="0" l="0" r="-23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495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s4ifrabzixmj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七、資料預處理、清除停用字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賦予專有名詞權重提升中文斷詞的精準度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"韓國瑜"、"中國大陸" 、"國民黨"、"民進黨"、 "日本"、 "美國"、 "侯友宜"、 "總統大選"、 "立委大選" 、"柯文哲"、 "北京當局"。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參數設定：自定義停用字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45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>
          <w:b w:val="1"/>
          <w:sz w:val="28"/>
          <w:szCs w:val="28"/>
        </w:rPr>
      </w:pPr>
      <w:bookmarkStart w:colFirst="0" w:colLast="0" w:name="_pqzc5a9a2znu" w:id="12"/>
      <w:bookmarkEnd w:id="12"/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2987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以下文字設為停用字："一名"、"男子"、"女子”、”關係”、”當個”、”朋友”、”報導"、"網友"、"紛紛"、"文章"、"來源"、"表示"、"一下"、"立即"、"立即一下"、"命定"、"有限公司"、"過去"、"重要"、"行為"、"代表"、"無法"、"對此"、"之後"、"目前"、"現在"、"指出"、"成為"、"知道"、"最後"、"今天"、"發生"、"導致"、"包括"、"決定"、"造成"、"最後"、"進行"、"網路"、"傳出"、"超過"、”下午”、”早上”、”中午”、”晚上”</w:t>
      </w:r>
    </w:p>
    <w:p w:rsidR="00000000" w:rsidDel="00000000" w:rsidP="00000000" w:rsidRDefault="00000000" w:rsidRPr="00000000" w14:paraId="00000039">
      <w:pPr>
        <w:rPr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>
          <w:b w:val="1"/>
          <w:sz w:val="28"/>
          <w:szCs w:val="28"/>
        </w:rPr>
      </w:pPr>
      <w:bookmarkStart w:colFirst="0" w:colLast="0" w:name="_525v4q5yoxx" w:id="13"/>
      <w:bookmarkEnd w:id="13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八、情緒分析</w:t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3ojftup10eeo" w:id="14"/>
      <w:bookmarkEnd w:id="14"/>
      <w:r w:rsidDel="00000000" w:rsidR="00000000" w:rsidRPr="00000000">
        <w:rPr>
          <w:rtl w:val="0"/>
        </w:rPr>
        <w:t xml:space="preserve">8-1 LIWC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透過LIWC字典將新聞情緒分析如下，單篇文章內含有45個最大正向情緒，36個最大負向情緒。</w:t>
      </w:r>
    </w:p>
    <w:p w:rsidR="00000000" w:rsidDel="00000000" w:rsidP="00000000" w:rsidRDefault="00000000" w:rsidRPr="00000000" w14:paraId="0000003E">
      <w:pPr>
        <w:rPr>
          <w:ins w:author="Luke Tseng" w:id="0" w:date="2024-04-07T15:16:32Z"/>
        </w:rPr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ins w:author="Luke Tseng" w:id="0" w:date="2024-04-07T15:16:3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F">
      <w:pPr>
        <w:rPr>
          <w:ins w:author="Luke Tseng" w:id="0" w:date="2024-04-07T15:16:32Z"/>
        </w:rPr>
      </w:pPr>
      <w:ins w:author="Luke Tseng" w:id="0" w:date="2024-04-07T15:16:32Z">
        <w:r w:rsidDel="00000000" w:rsidR="00000000" w:rsidRPr="00000000">
          <w:rPr>
            <w:rtl w:val="0"/>
          </w:rPr>
          <w:t xml:space="preserve">將情緒分布透過圖表顯示如下，正向情緒當中以"希望"、"支持"、"安全" 為前三多的情緒字，負面情緒當中則以"問題"、”嚴重”、"戰爭"</w:t>
        </w:r>
        <w:r w:rsidDel="00000000" w:rsidR="00000000" w:rsidRPr="00000000">
          <w:rPr>
            <w:rtl w:val="0"/>
          </w:rPr>
          <w:t xml:space="preserve">為前三多的情緒字。</w:t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0">
      <w:pPr>
        <w:rPr/>
      </w:pPr>
      <w:ins w:author="Luke Tseng" w:id="0" w:date="2024-04-07T15:16:32Z">
        <w:r w:rsidDel="00000000" w:rsidR="00000000" w:rsidRPr="00000000">
          <w:rPr/>
          <w:drawing>
            <wp:inline distB="114300" distT="114300" distL="114300" distR="114300">
              <wp:extent cx="5734050" cy="3620187"/>
              <wp:effectExtent b="0" l="0" r="0" t="0"/>
              <wp:docPr id="25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4050" cy="3620187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0993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8nt116tdhl7l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8-2進階字典法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8-2-1 參數設定：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選擇Chinese Default 作為情緒字典。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8-2-2 任務結果 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最大正向情緒有46個，最大負向情緒有36個。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ins w:author="Luke Tseng" w:id="1" w:date="2024-04-07T15:21:47Z"/>
        </w:rPr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ins w:author="Luke Tseng" w:id="1" w:date="2024-04-07T15:21:47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8">
      <w:pPr>
        <w:rPr/>
      </w:pPr>
      <w:ins w:author="Luke Tseng" w:id="1" w:date="2024-04-07T15:21:47Z">
        <w:r w:rsidDel="00000000" w:rsidR="00000000" w:rsidRPr="00000000">
          <w:rPr/>
          <w:drawing>
            <wp:inline distB="114300" distT="114300" distL="114300" distR="114300">
              <wp:extent cx="5729288" cy="2733675"/>
              <wp:effectExtent b="0" l="0" r="0" t="0"/>
              <wp:docPr id="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29288" cy="273367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8-2-3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合併資料：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因要進行正負面值情緒分析,利用已分析出來的進階情緒字典分析與 東森新聞爬蟲 來源，以 system_id 欄位做為 key 值，進行 join。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8-2-4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分群彙總(日期)：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因要進行分群分析,利用合併欄位資料之positive_count和negative_count進行計算。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8-2-5任務結果：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將計算出來的正負情緒值之月group_by後得到正負值的sum值。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/>
      </w:pPr>
      <w:bookmarkStart w:colFirst="0" w:colLast="0" w:name="_3cilcnh07mri" w:id="16"/>
      <w:bookmarkEnd w:id="16"/>
      <w:r w:rsidDel="00000000" w:rsidR="00000000" w:rsidRPr="00000000">
        <w:rPr>
          <w:rtl w:val="0"/>
        </w:rPr>
        <w:t xml:space="preserve">8-3Lexicon Based 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8-3-1參數設定：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選擇 chinese，並載入預設情緒字典</w:t>
      </w:r>
    </w:p>
    <w:p w:rsidR="00000000" w:rsidDel="00000000" w:rsidP="00000000" w:rsidRDefault="00000000" w:rsidRPr="00000000" w14:paraId="00000052">
      <w:pPr>
        <w:rPr>
          <w:color w:val="85200c"/>
          <w:sz w:val="24"/>
          <w:szCs w:val="24"/>
        </w:rPr>
      </w:pPr>
      <w:r w:rsidDel="00000000" w:rsidR="00000000" w:rsidRPr="00000000">
        <w:rPr>
          <w:color w:val="85200c"/>
          <w:sz w:val="24"/>
          <w:szCs w:val="24"/>
        </w:rPr>
        <w:drawing>
          <wp:inline distB="114300" distT="114300" distL="114300" distR="114300">
            <wp:extent cx="5731200" cy="24130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8-3-2任務結果：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最大正向情緒有104個，最大負向情緒有46個。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8-3-3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合併資料：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因要進行正負面值情緒分析,利用已分析出來的Lexicon Based 情緒分析與 東森新聞爬蟲 來源，以 system_id 欄位做為 key 值，進行 join。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b w:val="1"/>
          <w:sz w:val="28"/>
          <w:szCs w:val="28"/>
        </w:rPr>
      </w:pPr>
      <w:bookmarkStart w:colFirst="0" w:colLast="0" w:name="_ofpvg2wpz1p8" w:id="17"/>
      <w:bookmarkEnd w:id="17"/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451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>
          <w:b w:val="1"/>
          <w:sz w:val="28"/>
          <w:szCs w:val="28"/>
        </w:rPr>
      </w:pPr>
      <w:bookmarkStart w:colFirst="0" w:colLast="0" w:name="_7hlsswrp7x1o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九、Tf-idf </w:t>
      </w:r>
    </w:p>
    <w:p w:rsidR="00000000" w:rsidDel="00000000" w:rsidP="00000000" w:rsidRDefault="00000000" w:rsidRPr="00000000" w14:paraId="0000005A">
      <w:pPr>
        <w:pStyle w:val="Heading2"/>
        <w:rPr>
          <w:b w:val="1"/>
          <w:sz w:val="28"/>
          <w:szCs w:val="28"/>
        </w:rPr>
      </w:pPr>
      <w:bookmarkStart w:colFirst="0" w:colLast="0" w:name="_kdt4fhrjygxu" w:id="19"/>
      <w:bookmarkEnd w:id="19"/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0668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shd w:fill="ffffff" w:val="clear"/>
        <w:spacing w:after="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篩選詞彙數量為200。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shd w:fill="ffffff" w:val="clear"/>
        <w:spacing w:after="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在4387篇文章中挑出201詞進行Tf-idf比重計算。</w:t>
      </w:r>
    </w:p>
    <w:p w:rsidR="00000000" w:rsidDel="00000000" w:rsidP="00000000" w:rsidRDefault="00000000" w:rsidRPr="00000000" w14:paraId="0000005F">
      <w:pPr>
        <w:pStyle w:val="Heading2"/>
        <w:rPr>
          <w:b w:val="1"/>
          <w:sz w:val="28"/>
          <w:szCs w:val="28"/>
        </w:rPr>
      </w:pPr>
      <w:bookmarkStart w:colFirst="0" w:colLast="0" w:name="_st1y05f9v52w" w:id="20"/>
      <w:bookmarkEnd w:id="20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十、計算相關性矩陣及字詞網路圖(Shiny)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12.1 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轉為</w:t>
      </w:r>
      <w:r w:rsidDel="00000000" w:rsidR="00000000" w:rsidRPr="00000000">
        <w:rPr>
          <w:b w:val="1"/>
          <w:rtl w:val="0"/>
        </w:rPr>
        <w:t xml:space="preserve">DTM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24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參數設定：保留</w:t>
      </w:r>
      <w:r w:rsidDel="00000000" w:rsidR="00000000" w:rsidRPr="00000000">
        <w:rPr>
          <w:rtl w:val="0"/>
        </w:rPr>
        <w:t xml:space="preserve">200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個詞彙數量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95400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after="24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任務結果：4395文章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數</w:t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12.2 </w:t>
        <w:tab/>
        <w:t xml:space="preserve">計算相關性矩陣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24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任務結果</w:t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05463" cy="25908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12.3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字詞網路圖</w:t>
      </w:r>
      <w:r w:rsidDel="00000000" w:rsidR="00000000" w:rsidRPr="00000000">
        <w:rPr>
          <w:b w:val="1"/>
          <w:rtl w:val="0"/>
        </w:rPr>
        <w:t xml:space="preserve">(Shiny)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任務結果：</w:t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詞彙關聯度範圍</w:t>
      </w:r>
      <w:r w:rsidDel="00000000" w:rsidR="00000000" w:rsidRPr="00000000">
        <w:rPr>
          <w:rtl w:val="0"/>
        </w:rPr>
        <w:t xml:space="preserve">0.3~1</w:t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詞彙關聯度範圍</w:t>
      </w:r>
      <w:r w:rsidDel="00000000" w:rsidR="00000000" w:rsidRPr="00000000">
        <w:rPr>
          <w:rtl w:val="0"/>
        </w:rPr>
        <w:t xml:space="preserve">0.5~1</w:t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rPr>
          <w:b w:val="1"/>
          <w:sz w:val="28"/>
          <w:szCs w:val="28"/>
        </w:rPr>
      </w:pPr>
      <w:bookmarkStart w:colFirst="0" w:colLast="0" w:name="_cz3uckozsdye" w:id="21"/>
      <w:bookmarkEnd w:id="21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十一、</w:t>
      </w: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計算共現矩陣及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單中心網路圖(Shiny)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13.1 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轉為</w:t>
      </w:r>
      <w:r w:rsidDel="00000000" w:rsidR="00000000" w:rsidRPr="00000000">
        <w:rPr>
          <w:b w:val="1"/>
          <w:rtl w:val="0"/>
        </w:rPr>
        <w:t xml:space="preserve">DTM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after="24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參數設定：保留</w:t>
      </w:r>
      <w:r w:rsidDel="00000000" w:rsidR="00000000" w:rsidRPr="00000000">
        <w:rPr>
          <w:rtl w:val="0"/>
        </w:rPr>
        <w:t xml:space="preserve">200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個詞彙數量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954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after="24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任務結果：4395文章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13.2  計算共現矩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陣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任務結果：</w:t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9657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13.3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單中心網路圖</w:t>
      </w:r>
      <w:r w:rsidDel="00000000" w:rsidR="00000000" w:rsidRPr="00000000">
        <w:rPr>
          <w:b w:val="1"/>
          <w:rtl w:val="0"/>
        </w:rPr>
        <w:t xml:space="preserve">(Shiny)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240" w:before="240" w:lineRule="auto"/>
        <w:ind w:left="720" w:hanging="360"/>
        <w:rPr>
          <w:b w:val="1"/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參數設定：原始檔案元件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tl w:val="0"/>
        </w:rPr>
        <w:t xml:space="preserve">DTM35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、共線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相關性矩陣</w:t>
      </w:r>
      <w:r w:rsidDel="00000000" w:rsidR="00000000" w:rsidRPr="00000000">
        <w:rPr>
          <w:rtl w:val="0"/>
        </w:rPr>
        <w:t xml:space="preserve">38</w:t>
      </w:r>
    </w:p>
    <w:p w:rsidR="00000000" w:rsidDel="00000000" w:rsidP="00000000" w:rsidRDefault="00000000" w:rsidRPr="00000000" w14:paraId="0000008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240" w:before="240" w:lineRule="auto"/>
        <w:ind w:left="720" w:hanging="360"/>
        <w:rPr>
          <w:b w:val="1"/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任務結果：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網路節點數量</w:t>
      </w:r>
      <w:r w:rsidDel="00000000" w:rsidR="00000000" w:rsidRPr="00000000">
        <w:rPr>
          <w:rtl w:val="0"/>
        </w:rPr>
        <w:t xml:space="preserve">15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、關聯強度篩選鏈結</w:t>
      </w:r>
      <w:r w:rsidDel="00000000" w:rsidR="00000000" w:rsidRPr="00000000">
        <w:rPr>
          <w:rtl w:val="0"/>
        </w:rPr>
        <w:t xml:space="preserve">0~0.5</w:t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29225" cy="2883835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83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網路節點數量</w:t>
      </w:r>
      <w:r w:rsidDel="00000000" w:rsidR="00000000" w:rsidRPr="00000000">
        <w:rPr>
          <w:rtl w:val="0"/>
        </w:rPr>
        <w:t xml:space="preserve">15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、關聯強度篩選鏈結</w:t>
      </w:r>
      <w:r w:rsidDel="00000000" w:rsidR="00000000" w:rsidRPr="00000000">
        <w:rPr>
          <w:rtl w:val="0"/>
        </w:rPr>
        <w:t xml:space="preserve">0~0.9</w:t>
      </w:r>
      <w:r w:rsidDel="00000000" w:rsidR="00000000" w:rsidRPr="00000000">
        <w:rPr/>
        <w:drawing>
          <wp:inline distB="114300" distT="114300" distL="114300" distR="114300">
            <wp:extent cx="5591175" cy="2781594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81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vhk3jhpjehe" w:id="22"/>
      <w:bookmarkEnd w:id="22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十二、test&amp; training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779417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9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切割訓練與測試資料集，抽出20%做測試資料，結果如下: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109183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9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rPr/>
      </w:pPr>
      <w:bookmarkStart w:colFirst="0" w:colLast="0" w:name="_a98p6x40qgxp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十三、Classifer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將資料分割為訓練集與測試集後，分類器選擇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Decision tree（決策樹）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、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Logistic Regression（邏輯迴歸）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、</w:t>
      </w:r>
      <w:r w:rsidDel="00000000" w:rsidR="00000000" w:rsidRPr="00000000">
        <w:rPr>
          <w:sz w:val="24"/>
          <w:szCs w:val="24"/>
          <w:rtl w:val="0"/>
        </w:rPr>
        <w:t xml:space="preserve">KNN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、</w:t>
      </w:r>
      <w:r w:rsidDel="00000000" w:rsidR="00000000" w:rsidRPr="00000000">
        <w:rPr>
          <w:sz w:val="24"/>
          <w:szCs w:val="24"/>
          <w:rtl w:val="0"/>
        </w:rPr>
        <w:t xml:space="preserve">SVC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，參數設定如圖所示。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7145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558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732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任務結果：</w:t>
      </w:r>
    </w:p>
    <w:p w:rsidR="00000000" w:rsidDel="00000000" w:rsidP="00000000" w:rsidRDefault="00000000" w:rsidRPr="00000000" w14:paraId="00000093">
      <w:pPr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各分類模型衡量指標彙整如下表所示。在對比不同分類模型的預測結果，可以觀察到所有模型在給定數據集上都展現了相當不錯的表現。其中，在衡量指標上以邏輯回歸（Logistic Regression）模型的整體表現最為突出。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25"/>
        <w:gridCol w:w="1845"/>
        <w:gridCol w:w="1755"/>
        <w:gridCol w:w="1635"/>
        <w:gridCol w:w="1635"/>
        <w:tblGridChange w:id="0">
          <w:tblGrid>
            <w:gridCol w:w="2025"/>
            <w:gridCol w:w="1845"/>
            <w:gridCol w:w="1755"/>
            <w:gridCol w:w="1635"/>
            <w:gridCol w:w="163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衡量指標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Decision tree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Logistic</w:t>
            </w:r>
          </w:p>
          <w:p w:rsidR="00000000" w:rsidDel="00000000" w:rsidP="00000000" w:rsidRDefault="00000000" w:rsidRPr="00000000" w14:paraId="0000009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Regression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SVC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KNN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測試資料準確度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0.893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0.874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0.833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測試資料加權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0.883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0.851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0.798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測試資料加權精確率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0.886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0.878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0.835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測試資料加權召回率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0.893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0.874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0.833</w:t>
            </w:r>
          </w:p>
        </w:tc>
      </w:tr>
    </w:tbl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spacing w:after="0" w:before="0" w:lineRule="auto"/>
        <w:rPr>
          <w:sz w:val="24"/>
          <w:szCs w:val="24"/>
        </w:rPr>
      </w:pPr>
      <w:bookmarkStart w:colFirst="0" w:colLast="0" w:name="_2l3rqwnsqql" w:id="24"/>
      <w:bookmarkEnd w:id="24"/>
      <w:r w:rsidDel="00000000" w:rsidR="00000000" w:rsidRPr="00000000">
        <w:rPr>
          <w:sz w:val="24"/>
          <w:szCs w:val="24"/>
          <w:rtl w:val="0"/>
        </w:rPr>
        <w:t xml:space="preserve">13-1.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Decision tree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spacing w:after="0" w:before="0" w:lineRule="auto"/>
        <w:rPr>
          <w:sz w:val="24"/>
          <w:szCs w:val="24"/>
        </w:rPr>
      </w:pPr>
      <w:bookmarkStart w:colFirst="0" w:colLast="0" w:name="_2l3rqwnsqql" w:id="24"/>
      <w:bookmarkEnd w:id="24"/>
      <w:r w:rsidDel="00000000" w:rsidR="00000000" w:rsidRPr="00000000">
        <w:rPr>
          <w:sz w:val="24"/>
          <w:szCs w:val="24"/>
          <w:rtl w:val="0"/>
        </w:rPr>
        <w:t xml:space="preserve">13-2.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Logistic Regression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spacing w:after="0" w:before="0" w:lineRule="auto"/>
        <w:rPr/>
      </w:pPr>
      <w:bookmarkStart w:colFirst="0" w:colLast="0" w:name="_n8p7dnp6ll39" w:id="25"/>
      <w:bookmarkEnd w:id="25"/>
      <w:r w:rsidDel="00000000" w:rsidR="00000000" w:rsidRPr="00000000">
        <w:rPr>
          <w:rtl w:val="0"/>
        </w:rPr>
        <w:t xml:space="preserve">13-3.  SVC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472113" cy="2372461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372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rPr/>
      </w:pPr>
      <w:bookmarkStart w:colFirst="0" w:colLast="0" w:name="_6tk6hb6j4k4c" w:id="26"/>
      <w:bookmarkEnd w:id="26"/>
      <w:r w:rsidDel="00000000" w:rsidR="00000000" w:rsidRPr="00000000">
        <w:rPr>
          <w:rtl w:val="0"/>
        </w:rPr>
        <w:t xml:space="preserve">13-4.  KNN</w:t>
      </w:r>
    </w:p>
    <w:p w:rsidR="00000000" w:rsidDel="00000000" w:rsidP="00000000" w:rsidRDefault="00000000" w:rsidRPr="00000000" w14:paraId="000000B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29213" cy="2487924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487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spacing w:after="0" w:before="0" w:lineRule="auto"/>
        <w:rPr>
          <w:b w:val="1"/>
          <w:sz w:val="24"/>
          <w:szCs w:val="24"/>
        </w:rPr>
      </w:pPr>
      <w:bookmarkStart w:colFirst="0" w:colLast="0" w:name="_2axgxpal5pv3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spacing w:after="0" w:before="0" w:lineRule="auto"/>
        <w:rPr>
          <w:b w:val="1"/>
          <w:sz w:val="24"/>
          <w:szCs w:val="24"/>
        </w:rPr>
      </w:pPr>
      <w:bookmarkStart w:colFirst="0" w:colLast="0" w:name="_bqzg4t3bdt6m" w:id="28"/>
      <w:bookmarkEnd w:id="28"/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F">
      <w:pPr>
        <w:pStyle w:val="Heading2"/>
        <w:rPr>
          <w:b w:val="1"/>
          <w:sz w:val="28"/>
          <w:szCs w:val="28"/>
        </w:rPr>
      </w:pPr>
      <w:bookmarkStart w:colFirst="0" w:colLast="0" w:name="_2l3rqwnsqql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rPr>
          <w:b w:val="1"/>
          <w:sz w:val="28"/>
          <w:szCs w:val="28"/>
        </w:rPr>
      </w:pPr>
      <w:bookmarkStart w:colFirst="0" w:colLast="0" w:name="_dpgcfgjmfym1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rPr>
          <w:b w:val="1"/>
          <w:sz w:val="28"/>
          <w:szCs w:val="28"/>
        </w:rPr>
      </w:pPr>
      <w:bookmarkStart w:colFirst="0" w:colLast="0" w:name="_r6a0bwfb0aqe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20" Type="http://schemas.openxmlformats.org/officeDocument/2006/relationships/image" Target="media/image8.png"/><Relationship Id="rId42" Type="http://schemas.openxmlformats.org/officeDocument/2006/relationships/image" Target="media/image26.png"/><Relationship Id="rId41" Type="http://schemas.openxmlformats.org/officeDocument/2006/relationships/image" Target="media/image24.png"/><Relationship Id="rId22" Type="http://schemas.openxmlformats.org/officeDocument/2006/relationships/image" Target="media/image20.png"/><Relationship Id="rId44" Type="http://schemas.openxmlformats.org/officeDocument/2006/relationships/image" Target="media/image33.png"/><Relationship Id="rId21" Type="http://schemas.openxmlformats.org/officeDocument/2006/relationships/image" Target="media/image6.png"/><Relationship Id="rId43" Type="http://schemas.openxmlformats.org/officeDocument/2006/relationships/image" Target="media/image34.png"/><Relationship Id="rId24" Type="http://schemas.openxmlformats.org/officeDocument/2006/relationships/image" Target="media/image14.png"/><Relationship Id="rId46" Type="http://schemas.openxmlformats.org/officeDocument/2006/relationships/image" Target="media/image16.png"/><Relationship Id="rId23" Type="http://schemas.openxmlformats.org/officeDocument/2006/relationships/image" Target="media/image11.png"/><Relationship Id="rId45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37.png"/><Relationship Id="rId25" Type="http://schemas.openxmlformats.org/officeDocument/2006/relationships/image" Target="media/image27.png"/><Relationship Id="rId28" Type="http://schemas.openxmlformats.org/officeDocument/2006/relationships/image" Target="media/image17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32.png"/><Relationship Id="rId7" Type="http://schemas.openxmlformats.org/officeDocument/2006/relationships/image" Target="media/image31.png"/><Relationship Id="rId8" Type="http://schemas.openxmlformats.org/officeDocument/2006/relationships/image" Target="media/image41.jpg"/><Relationship Id="rId31" Type="http://schemas.openxmlformats.org/officeDocument/2006/relationships/image" Target="media/image40.png"/><Relationship Id="rId30" Type="http://schemas.openxmlformats.org/officeDocument/2006/relationships/image" Target="media/image29.png"/><Relationship Id="rId11" Type="http://schemas.openxmlformats.org/officeDocument/2006/relationships/image" Target="media/image35.png"/><Relationship Id="rId33" Type="http://schemas.openxmlformats.org/officeDocument/2006/relationships/image" Target="media/image18.png"/><Relationship Id="rId10" Type="http://schemas.openxmlformats.org/officeDocument/2006/relationships/image" Target="media/image2.png"/><Relationship Id="rId32" Type="http://schemas.openxmlformats.org/officeDocument/2006/relationships/image" Target="media/image25.png"/><Relationship Id="rId13" Type="http://schemas.openxmlformats.org/officeDocument/2006/relationships/image" Target="media/image10.png"/><Relationship Id="rId35" Type="http://schemas.openxmlformats.org/officeDocument/2006/relationships/image" Target="media/image28.png"/><Relationship Id="rId12" Type="http://schemas.openxmlformats.org/officeDocument/2006/relationships/image" Target="media/image21.png"/><Relationship Id="rId34" Type="http://schemas.openxmlformats.org/officeDocument/2006/relationships/image" Target="media/image15.png"/><Relationship Id="rId15" Type="http://schemas.openxmlformats.org/officeDocument/2006/relationships/image" Target="media/image38.png"/><Relationship Id="rId37" Type="http://schemas.openxmlformats.org/officeDocument/2006/relationships/image" Target="media/image9.png"/><Relationship Id="rId14" Type="http://schemas.openxmlformats.org/officeDocument/2006/relationships/image" Target="media/image12.png"/><Relationship Id="rId36" Type="http://schemas.openxmlformats.org/officeDocument/2006/relationships/image" Target="media/image7.png"/><Relationship Id="rId17" Type="http://schemas.openxmlformats.org/officeDocument/2006/relationships/image" Target="media/image22.png"/><Relationship Id="rId39" Type="http://schemas.openxmlformats.org/officeDocument/2006/relationships/image" Target="media/image30.png"/><Relationship Id="rId16" Type="http://schemas.openxmlformats.org/officeDocument/2006/relationships/image" Target="media/image5.png"/><Relationship Id="rId38" Type="http://schemas.openxmlformats.org/officeDocument/2006/relationships/image" Target="media/image39.png"/><Relationship Id="rId19" Type="http://schemas.openxmlformats.org/officeDocument/2006/relationships/image" Target="media/image4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